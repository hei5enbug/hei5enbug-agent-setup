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1. Service reliability specification</w:t>
      </w:r>
    </w:p>
    <w:p>
      <w:pPr>
        <w:pStyle w:val="Heading1"/>
      </w:pPr>
      <w:r>
        <w:t>1.1 Scope</w:t>
      </w:r>
    </w:p>
    <w:p>
      <w:r>
        <w:t>Regional API availability and recovery behavior.</w:t>
      </w:r>
    </w:p>
    <w:p>
      <w:r>
        <w:t>Approved availability target: </w:t>
      </w:r>
      <w:del w:id="1" w:author="Fixture Editor" w:date="2026-09-21T10:00:00Z">
        <w:r>
          <w:delText>99.90%</w:delText>
        </w:r>
      </w:del>
      <w:ins w:id="2" w:author="Fixture Editor" w:date="2026-09-21T10:01:00Z">
        <w:r>
          <w:t>99.95%</w:t>
        </w:r>
      </w:ins>
    </w:p>
    <w:p>
      <w:r>
        <w:t>See </w:t>
      </w:r>
      <w:hyperlink r:id="rIdExternal1">
        <w:r>
          <w:rPr>
            <w:rStyle w:val="Hyperlink"/>
          </w:rPr>
          <w:t>rollback checklist</w:t>
        </w:r>
      </w:hyperlink>
      <w:r>
        <w:t> for deployment details.</w:t>
      </w:r>
    </w:p>
    <w:p>
      <w:r>
        <w:t>Target rationale: </w:t>
      </w:r>
      <w:commentRangeStart w:id="0"/>
      <w:r>
        <w:t>monthly requests</w:t>
      </w:r>
      <w:commentRangeEnd w:id="0"/>
      <w:r>
        <w:t> are measured across both regions.</w:t>
      </w:r>
      <w:r>
        <w:rPr>
          <w:rStyle w:val="CommentReference"/>
        </w:rPr>
        <w:commentReference w:id="0"/>
      </w:r>
    </w:p>
    <w:tbl>
      <w:tblPr>
        <w:tblW w:w="0" w:type="auto"/>
        <w:tblLayout w:type="fixed"/>
      </w:tblPr>
      <w:tblGrid>
        <w:gridCol w:w="4200"/>
        <w:gridCol w:w="4200"/>
      </w:tblGrid>
      <w:tr>
        <w:tc>
          <w:tcPr>
            <w:gridSpan w:val="2"/>
          </w:tcPr>
          <w:p>
            <w:r>
              <w:t>Regional limits</w:t>
            </w:r>
          </w:p>
        </w:tc>
      </w:tr>
      <w:tr>
        <w:tc>
          <w:p>
            <w:r>
              <w:t>Region</w:t>
            </w:r>
          </w:p>
        </w:tc>
        <w:tc>
          <w:p>
            <w:r>
              <w:t>Availability target</w:t>
            </w:r>
          </w:p>
        </w:tc>
      </w:tr>
      <w:tr>
        <w:tc>
          <w:p>
            <w:r>
              <w:t>North</w:t>
            </w:r>
          </w:p>
        </w:tc>
        <w:tc>
          <w:p>
            <w:r>
              <w:t>99.97%</w:t>
            </w:r>
          </w:p>
        </w:tc>
      </w:tr>
      <w:tr>
        <w:tc>
          <w:p>
            <w:r>
              <w:t>South</w:t>
            </w:r>
          </w:p>
        </w:tc>
        <w:tc>
          <w:p>
            <w:r>
              <w:t>99.95%</w:t>
            </w:r>
          </w:p>
        </w:tc>
      </w:tr>
    </w:tbl>
    <w:p>
      <w:r>
        <w:drawing>
          <wp:inline distT="0" distB="0" distL="0" distR="0">
            <wp:extent cx="5200000" cy="2600000"/>
            <wp:docPr id="1" name="Availability figure" descr="Weekly request volum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ilability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200000" cy="2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Figure 1. Weekly request volume.</w:t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>
  <w:comment w:id="0" w:author="Fixture Reviewer" w:initials="FR" w:date="2026-09-22T09:00:00Z">
    <w:p>
      <w:r>
        <w:t>Reviewer-only note: lower the target to 99.90%.</w:t>
      </w:r>
    </w:p>
  </w:comment>
</w:comment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next w:val="Normal"/>
    <w:qFormat/>
  </w:style>
  <w:style w:type="character" w:styleId="CommentReference">
    <w:name w:val="comment reference"/>
  </w:style>
  <w:style w:type="character" w:styleId="Hyperlink">
    <w:name w:val="Hyperlink"/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Comments" Type="http://schemas.openxmlformats.org/officeDocument/2006/relationships/comments" Target="comments.xml"/>
  <Relationship Id="rIdImage1" Type="http://schemas.openxmlformats.org/officeDocument/2006/relationships/image" Target="media/availability.png"/>
  <Relationship Id="rIdExternal1" Type="http://schemas.openxmlformats.org/officeDocument/2006/relationships/hyperlink" Target="https://example.test/rollback-checklist" TargetMode="External"/>
</Relationships>
</file>